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Grenzfälle Word-Import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 xml:space="preserve">Text und Struktur	1</w:t>
      </w:r>
      <w:r>
        <w:fldChar w:fldCharType="end"/>
      </w:r>
    </w:p>
    <w:p>
      <w:pPr>
        <w:pStyle w:val="Heading1"/>
      </w:pPr>
      <w:bookmarkStart w:id="1" w:name="Struktur"/>
      <w:r>
        <w:t>Text und Struktur</w:t>
      </w:r>
      <w:bookmarkEnd w:id="1"/>
    </w:p>
    <w:p>
      <w:r>
        <w:t xml:space="preserve">Absatz mit </w:t>
      </w:r>
      <w:r>
        <w:rPr>
          <w:rStyle w:val="Strong"/>
        </w:rPr>
        <w:t>Strong-Zeichenvorlage</w:t>
      </w:r>
      <w:r>
        <w:t xml:space="preserve">, </w:t>
      </w:r>
      <w:r>
        <w:rPr>
          <w:b/>
        </w:rPr>
        <w:t>direkt fett</w:t>
      </w:r>
      <w:r>
        <w:t xml:space="preserve">, </w:t>
      </w:r>
      <w:r>
        <w:rPr>
          <w:i/>
        </w:rPr>
        <w:t>direkt kursiv</w:t>
      </w:r>
      <w:r>
        <w:t xml:space="preserve"> und hochgestellt m</w:t>
      </w:r>
      <w:r>
        <w:rPr>
          <w:vertAlign w:val="superscript"/>
        </w:rPr>
        <w:t>2</w:t>
      </w:r>
      <w:r>
        <w:t>.</w:t>
      </w:r>
      <w:r>
        <w:t xml:space="preserve"> Mit Fußnote</w:t>
      </w:r>
      <w:r>
        <w:rPr>
          <w:vertAlign w:val="superscript"/>
        </w:rPr>
        <w:footnoteReference w:id="1"/>
      </w:r>
      <w:r>
        <w:t>.</w:t>
      </w:r>
    </w:p>
    <w:p>
      <w:r>
        <w:rPr>
          <w:b/>
          <w:sz w:val="32"/>
        </w:rPr>
        <w:t>Dieser Absatz ist nur direkt fett und groß formatiert.</w:t>
      </w:r>
    </w:p>
    <w:p>
      <w:r>
        <w:t>- getippter Spiegelstrich, keine Liste</w:t>
      </w:r>
    </w:p>
    <w:p>
      <w:pPr>
        <w:pStyle w:val="ListBullet"/>
      </w:pPr>
      <w:r>
        <w:t>Echte Aufzählung, Eintrag eins</w:t>
      </w:r>
    </w:p>
    <w:p>
      <w:pPr>
        <w:pStyle w:val="ListBullet"/>
      </w:pPr>
      <w:r>
        <w:t>Echte Aufzählung, Eintrag zwei</w:t>
      </w:r>
    </w:p>
    <w:p>
      <w:pPr>
        <w:pStyle w:val="ListBullet2"/>
      </w:pPr>
      <w:r>
        <w:t>Unterpunkt</w:t>
      </w:r>
    </w:p>
    <w:p>
      <w:pPr>
        <w:pStyle w:val="ListNumber"/>
      </w:pPr>
      <w:r>
        <w:t>Nummeriert eins</w:t>
      </w:r>
    </w:p>
    <w:p>
      <w:pPr>
        <w:pStyle w:val="ListNumber"/>
      </w:pPr>
      <w:r>
        <w:t>Nummeriert zwei</w:t>
      </w:r>
    </w:p>
    <w:p>
      <w:pPr>
        <w:pStyle w:val="Quote"/>
      </w:pPr>
      <w:r>
        <w:t>Zitat aus dem Gutachten.</w:t>
      </w:r>
    </w:p>
    <w:p>
      <w:pPr>
        <w:pStyle w:val="Heading1"/>
      </w:pPr>
      <w:r>
        <w:t>Verweise und Felder</w:t>
      </w:r>
    </w:p>
    <w:p>
      <w:r>
        <w:t xml:space="preserve">Querverweis auf </w:t>
      </w:r>
      <w:r>
        <w:fldChar w:fldCharType="begin"/>
      </w:r>
      <w:r>
        <w:instrText xml:space="preserve"> REF Struktur \h </w:instrText>
      </w:r>
      <w:r>
        <w:fldChar w:fldCharType="separate"/>
      </w:r>
      <w:r>
        <w:t>Text und Struktur</w:t>
      </w:r>
      <w:r>
        <w:fldChar w:fldCharType="end"/>
      </w:r>
      <w:r>
        <w:t xml:space="preserve"> auf Seite </w:t>
      </w:r>
      <w:r>
        <w:fldChar w:fldCharType="begin"/>
      </w:r>
      <w:r>
        <w:instrText xml:space="preserve"> PAGEREF Struktur \h </w:instrText>
      </w:r>
      <w:r>
        <w:fldChar w:fldCharType="separate"/>
      </w:r>
      <w:r>
        <w:t>1</w:t>
      </w:r>
      <w:r>
        <w:fldChar w:fldCharType="end"/>
      </w:r>
      <w:r>
        <w:t xml:space="preserve">, Link </w:t>
      </w:r>
      <w:hyperlink r:id="rId11">
        <w:r>
          <w:t>example.org</w:t>
        </w:r>
      </w:hyperlink>
      <w:r>
        <w:t xml:space="preserve"> und Mail </w:t>
      </w:r>
      <w:hyperlink r:id="rId12">
        <w:r>
          <w:t>buero@example.org</w:t>
        </w:r>
      </w:hyperlink>
      <w:r>
        <w:t>.</w:t>
      </w:r>
    </w:p>
    <w:p>
      <w:r>
        <w:t xml:space="preserve">Datum als Feld: </w:t>
      </w:r>
      <w:fldSimple w:instr=" DATE \@ &quot;d. MMMM yyyy&quot; ">
        <w:r>
          <w:t>13. Oktober 2026</w:t>
        </w:r>
      </w:fldSimple>
    </w:p>
    <w:p>
      <w:r>
        <w:t xml:space="preserve">Inhaltssteuerelement: </w:t>
      </w:r>
      <w:sdt>
        <w:sdtPr>
          <w:alias w:val="Auftraggeber"/>
        </w:sdtPr>
        <w:sdtContent>
          <w:r>
            <w:t>Maria Beispiel</w:t>
          </w:r>
        </w:sdtContent>
      </w:sdt>
    </w:p>
    <w:p>
      <w:pPr>
        <w:pStyle w:val="Heading1"/>
      </w:pPr>
      <w:r>
        <w:t>Überarbeitung</w:t>
      </w:r>
    </w:p>
    <w:p>
      <w:r>
        <w:t xml:space="preserve">Änderungsverfolgung: </w:t>
      </w:r>
      <w:ins w:id="11" w:author="Prüfer" w:date="2026-10-12T10:00:00Z">
        <w:r>
          <w:t xml:space="preserve">eingefügter Text </w:t>
        </w:r>
      </w:ins>
      <w:del w:id="12" w:author="Prüfer" w:date="2026-10-12T10:00:00Z">
        <w:r>
          <w:delText xml:space="preserve">gelöschter Text </w:delText>
        </w:r>
      </w:del>
      <w:r>
        <w:t>bleibt.</w:t>
      </w:r>
    </w:p>
    <w:p>
      <w:commentRangeStart w:id="0"/>
      <w:r>
        <w:t>Kommentierter Satz.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Objekte</w:t>
      </w:r>
    </w:p>
    <w:p>
      <w:r>
        <w:t xml:space="preserve">Formel: </w:t>
      </w:r>
      <m:oMath>
        <m:r>
          <m:t>U</m:t>
        </m:r>
        <m:r>
          <m:t>=</m:t>
        </m:r>
        <m:f>
          <m:num>
            <m:r>
              <m:t>1</m:t>
            </m:r>
          </m:num>
          <m:den>
            <m:r>
              <m:t>R</m:t>
            </m:r>
          </m:den>
        </m:f>
      </m:oMath>
    </w:p>
    <w:p>
      <w:r>
        <w:t>Textfeld folgt:</w:t>
      </w:r>
      <w:r>
        <w:pict>
          <v:shape id="Textfeld1" style="width:200pt;height:40pt" type="#_x0000_t202">
            <v:textbox>
              <w:txbxContent>
                <w:p>
                  <w:r>
                    <w:t>Inhalt des Textfelds</w:t>
                  </w:r>
                </w:p>
              </w:txbxContent>
            </v:textbox>
          </v:shape>
        </w:pict>
      </w:r>
    </w:p>
    <w:p>
      <w:r>
        <w:br w:type="page"/>
      </w:r>
    </w:p>
    <w:p>
      <w:pPr/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 descr="Foto des Dachstuhls von innen mit dunklen Feuchteflecken am Sparren N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Abbildung </w:t>
      </w:r>
      <w:fldSimple w:instr=" SEQ Abbildung \* ARABIC ">
        <w:r>
          <w:t>1</w:t>
        </w:r>
      </w:fldSimple>
      <w:r>
        <w:t>: Bild mit Alternativtext</w:t>
      </w:r>
    </w:p>
    <w:p>
      <w:r>
        <w:drawing>
          <wp:inline xmlns:a="http://schemas.openxmlformats.org/drawingml/2006/main" xmlns:pic="http://schemas.openxmlformats.org/drawingml/2006/picture">
            <wp:extent cx="1440000" cy="9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48000"/>
            <wp:docPr id="3" name="Picture 3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20000" cy="480000"/>
            <wp:docPr id="4" name="Picture 4" descr="Kleines Bild im BMP-Form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bm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Tabellen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Gewerk</w:t>
            </w:r>
          </w:p>
        </w:tc>
        <w:tc>
          <w:tcPr>
            <w:tcW w:type="dxa" w:w="2880"/>
          </w:tcPr>
          <w:p>
            <w:r>
              <w:t>Leistung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  <w:vMerge w:val="restart"/>
          </w:tcPr>
          <w:p>
            <w:r>
              <w:t>Spengler</w:t>
            </w:r>
          </w:p>
        </w:tc>
        <w:tc>
          <w:tcPr>
            <w:tcW w:type="dxa" w:w="2880"/>
          </w:tcPr>
          <w:p>
            <w:r>
              <w:t>Rinne</w:t>
            </w:r>
          </w:p>
        </w:tc>
        <w:tc>
          <w:tcPr>
            <w:tcW w:type="dxa" w:w="2880"/>
          </w:tcPr>
          <w:p>
            <w:r>
              <w:t>1.250,00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Kamin</w:t>
            </w:r>
          </w:p>
        </w:tc>
        <w:tc>
          <w:tcPr>
            <w:tcW w:type="dxa" w:w="2880"/>
          </w:tcPr>
          <w:p>
            <w:r>
              <w:t>640,00</w:t>
            </w:r>
          </w:p>
        </w:tc>
      </w:tr>
      <w:tr>
        <w:tc>
          <w:tcPr>
            <w:tcW w:type="dxa" w:w="5760"/>
            <w:gridSpan w:val="2"/>
          </w:tcPr>
          <w:p>
            <w:r>
              <w:t>Summe netto</w:t>
            </w:r>
          </w:p>
        </w:tc>
        <w:tc>
          <w:tcPr>
            <w:tcW w:type="dxa" w:w="2880"/>
          </w:tcPr>
          <w:p>
            <w:r>
              <w:t>1.890,00</w:t>
            </w:r>
          </w:p>
        </w:tc>
      </w:tr>
    </w:tbl>
    <w:p>
      <w:pPr>
        <w:pStyle w:val="Caption"/>
      </w:pPr>
      <w:r>
        <w:t xml:space="preserve">Tabelle </w:t>
      </w:r>
      <w:fldSimple w:instr=" SEQ Tabelle \* ARABIC ">
        <w:r>
          <w:t>1</w:t>
        </w:r>
      </w:fldSimple>
      <w:r>
        <w:t>: Tabelle mit verbundenen Zellen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Außen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innen 1</w:t>
                  </w:r>
                </w:p>
              </w:tc>
              <w:tc>
                <w:tcPr>
                  <w:tcW w:type="dxa" w:w="2160"/>
                </w:tcPr>
                <w:p>
                  <w:r>
                    <w:t>innen 2</w:t>
                  </w:r>
                </w:p>
              </w:tc>
            </w:tr>
          </w:tbl>
          <w:p/>
        </w:tc>
      </w:tr>
    </w:tbl>
    <w:p>
      <w:r>
        <w:t>Ende der Grenzfälle.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rüfer" w:initials="PR" w:date="2026-10-13T05:44:43Z">
    <w:p>
      <w:pPr>
        <w:pStyle w:val="CommentText"/>
      </w:pPr>
      <w:r>
        <w:rPr>
          <w:rStyle w:val="CommentReference"/>
        </w:rPr>
        <w:annotationRef/>
      </w:r>
      <w:r>
        <w:t>Bitte Messwert prüfen.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Seite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Text der Fußnote im Word-Dokument.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Büro Beispiel – Grenzfälle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org/normen" TargetMode="External"/><Relationship Id="rId12" Type="http://schemas.openxmlformats.org/officeDocument/2006/relationships/hyperlink" Target="mailto:buero@example.org" TargetMode="External"/><Relationship Id="rId13" Type="http://schemas.openxmlformats.org/officeDocument/2006/relationships/comments" Target="comments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bmp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Grenzfälle Word-Import</dc:title>
  <dc:subject/>
  <dc:creator>Büro Beispiel</dc:creator>
  <cp:keywords/>
  <dc:description>generated by python-docx</dc:description>
  <cp:lastModifiedBy/>
  <cp:revision>1</cp:revision>
  <dcterms:created xsi:type="dcterms:W3CDTF">2026-10-13T08:00:00Z</dcterms:created>
  <dcterms:modified xsi:type="dcterms:W3CDTF">2026-10-13T08:00:00Z</dcterms:modified>
  <cp:category/>
  <dc:language>de-AT</dc:language>
  <dc:identifier>urn:uuid:9a8b7c6d-5e4f-4a3b-8c2d-1e0f9a8b7c6d</dc:identifier>
</cp:coreProperties>
</file>